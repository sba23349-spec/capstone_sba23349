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0927A2" w14:textId="77777777" w:rsidR="00C76400" w:rsidRDefault="00C76400" w:rsidP="003A6B43">
      <w:pPr>
        <w:rPr>
          <w:b/>
          <w:bCs/>
          <w:color w:val="156082" w:themeColor="accent1"/>
          <w:sz w:val="48"/>
          <w:szCs w:val="48"/>
        </w:rPr>
      </w:pPr>
      <w:r>
        <w:rPr>
          <w:noProof/>
        </w:rPr>
        <w:drawing>
          <wp:anchor distT="0" distB="0" distL="114300" distR="114300" simplePos="0" relativeHeight="251661312" behindDoc="0" locked="0" layoutInCell="1" hidden="0" allowOverlap="1" wp14:anchorId="57B190DF" wp14:editId="4D777347">
            <wp:simplePos x="0" y="0"/>
            <wp:positionH relativeFrom="margin">
              <wp:posOffset>4174490</wp:posOffset>
            </wp:positionH>
            <wp:positionV relativeFrom="margin">
              <wp:posOffset>-580390</wp:posOffset>
            </wp:positionV>
            <wp:extent cx="2206625" cy="762000"/>
            <wp:effectExtent l="0" t="0" r="0" b="0"/>
            <wp:wrapSquare wrapText="bothSides" distT="0" distB="0" distL="114300" distR="114300"/>
            <wp:docPr id="172854588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5"/>
                    <a:srcRect/>
                    <a:stretch>
                      <a:fillRect/>
                    </a:stretch>
                  </pic:blipFill>
                  <pic:spPr>
                    <a:xfrm>
                      <a:off x="0" y="0"/>
                      <a:ext cx="2206625" cy="762000"/>
                    </a:xfrm>
                    <a:prstGeom prst="rect">
                      <a:avLst/>
                    </a:prstGeom>
                    <a:ln/>
                  </pic:spPr>
                </pic:pic>
              </a:graphicData>
            </a:graphic>
          </wp:anchor>
        </w:drawing>
      </w:r>
      <w:r w:rsidR="006854A4">
        <w:rPr>
          <w:noProof/>
        </w:rPr>
        <mc:AlternateContent>
          <mc:Choice Requires="wpg">
            <w:drawing>
              <wp:anchor distT="0" distB="0" distL="114300" distR="114300" simplePos="0" relativeHeight="251659264" behindDoc="0" locked="0" layoutInCell="1" hidden="0" allowOverlap="1" wp14:anchorId="25EEA32A" wp14:editId="2D612ACE">
                <wp:simplePos x="0" y="0"/>
                <wp:positionH relativeFrom="page">
                  <wp:posOffset>428625</wp:posOffset>
                </wp:positionH>
                <wp:positionV relativeFrom="margin">
                  <wp:posOffset>-1170304</wp:posOffset>
                </wp:positionV>
                <wp:extent cx="228600" cy="10403359"/>
                <wp:effectExtent l="0" t="0" r="0" b="0"/>
                <wp:wrapNone/>
                <wp:docPr id="1728545881" name="Group 1728545881"/>
                <wp:cNvGraphicFramePr/>
                <a:graphic xmlns:a="http://schemas.openxmlformats.org/drawingml/2006/main">
                  <a:graphicData uri="http://schemas.microsoft.com/office/word/2010/wordprocessingGroup">
                    <wpg:wgp>
                      <wpg:cNvGrpSpPr/>
                      <wpg:grpSpPr>
                        <a:xfrm>
                          <a:off x="0" y="0"/>
                          <a:ext cx="228600" cy="10403359"/>
                          <a:chOff x="5231700" y="0"/>
                          <a:chExt cx="228600" cy="7560000"/>
                        </a:xfrm>
                      </wpg:grpSpPr>
                      <wpg:grpSp>
                        <wpg:cNvPr id="150243782" name="Group 150243782"/>
                        <wpg:cNvGrpSpPr/>
                        <wpg:grpSpPr>
                          <a:xfrm>
                            <a:off x="5231700" y="0"/>
                            <a:ext cx="228600" cy="7560000"/>
                            <a:chOff x="0" y="0"/>
                            <a:chExt cx="228600" cy="9144000"/>
                          </a:xfrm>
                        </wpg:grpSpPr>
                        <wps:wsp>
                          <wps:cNvPr id="1022607563" name="Rectangle 1022607563"/>
                          <wps:cNvSpPr/>
                          <wps:spPr>
                            <a:xfrm>
                              <a:off x="0" y="0"/>
                              <a:ext cx="228600" cy="9144000"/>
                            </a:xfrm>
                            <a:prstGeom prst="rect">
                              <a:avLst/>
                            </a:prstGeom>
                            <a:noFill/>
                            <a:ln>
                              <a:noFill/>
                            </a:ln>
                          </wps:spPr>
                          <wps:txbx>
                            <w:txbxContent>
                              <w:p w14:paraId="0EAFA57F" w14:textId="77777777" w:rsidR="006854A4" w:rsidRDefault="006854A4" w:rsidP="003A6B43"/>
                            </w:txbxContent>
                          </wps:txbx>
                          <wps:bodyPr spcFirstLastPara="1" wrap="square" lIns="91425" tIns="91425" rIns="91425" bIns="91425" anchor="ctr" anchorCtr="0">
                            <a:noAutofit/>
                          </wps:bodyPr>
                        </wps:wsp>
                        <wps:wsp>
                          <wps:cNvPr id="645180660" name="Rectangle 645180660"/>
                          <wps:cNvSpPr/>
                          <wps:spPr>
                            <a:xfrm>
                              <a:off x="0" y="0"/>
                              <a:ext cx="228600" cy="8782050"/>
                            </a:xfrm>
                            <a:prstGeom prst="rect">
                              <a:avLst/>
                            </a:prstGeom>
                            <a:solidFill>
                              <a:schemeClr val="accent2"/>
                            </a:solidFill>
                            <a:ln>
                              <a:noFill/>
                            </a:ln>
                          </wps:spPr>
                          <wps:txbx>
                            <w:txbxContent>
                              <w:p w14:paraId="79E09362" w14:textId="77777777" w:rsidR="006854A4" w:rsidRDefault="006854A4" w:rsidP="003A6B43"/>
                            </w:txbxContent>
                          </wps:txbx>
                          <wps:bodyPr spcFirstLastPara="1" wrap="square" lIns="91425" tIns="91425" rIns="91425" bIns="91425" anchor="ctr" anchorCtr="0">
                            <a:noAutofit/>
                          </wps:bodyPr>
                        </wps:wsp>
                        <wps:wsp>
                          <wps:cNvPr id="300658735" name="Rectangle 300658735"/>
                          <wps:cNvSpPr/>
                          <wps:spPr>
                            <a:xfrm>
                              <a:off x="0" y="8915400"/>
                              <a:ext cx="228600" cy="228600"/>
                            </a:xfrm>
                            <a:prstGeom prst="rect">
                              <a:avLst/>
                            </a:prstGeom>
                            <a:solidFill>
                              <a:schemeClr val="accent1"/>
                            </a:solidFill>
                            <a:ln>
                              <a:noFill/>
                            </a:ln>
                          </wps:spPr>
                          <wps:txbx>
                            <w:txbxContent>
                              <w:p w14:paraId="3938B3B1" w14:textId="77777777" w:rsidR="006854A4" w:rsidRDefault="006854A4" w:rsidP="003A6B43"/>
                            </w:txbxContent>
                          </wps:txbx>
                          <wps:bodyPr spcFirstLastPara="1" wrap="square" lIns="91425" tIns="91425" rIns="91425" bIns="91425" anchor="ctr" anchorCtr="0">
                            <a:noAutofit/>
                          </wps:bodyPr>
                        </wps:wsp>
                      </wpg:grpSp>
                    </wpg:wgp>
                  </a:graphicData>
                </a:graphic>
              </wp:anchor>
            </w:drawing>
          </mc:Choice>
          <mc:Fallback>
            <w:pict>
              <v:group w14:anchorId="25EEA32A" id="Group 1728545881" o:spid="_x0000_s1026" style="position:absolute;left:0;text-align:left;margin-left:33.75pt;margin-top:-92.15pt;width:18pt;height:819.15pt;z-index:251659264;mso-position-horizontal-relative:page;mso-position-vertical-relative:margin" coordorigin="52317" coordsize="2286,75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">
                <v:group id="Group 150243782" o:spid="_x0000_s1027" style="position:absolute;left:52317;width:2286;height:75600" coordsize="2286,9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">
                  <v:rect id="Rectangle 1022607563" o:spid="_x0000_s1028" style="position:absolute;width:2286;height:9144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" filled="f" stroked="f">
                    <v:textbox inset="2.53958mm,2.53958mm,2.53958mm,2.53958mm">
                      <w:txbxContent>
                        <w:p w14:paraId="0EAFA57F" w14:textId="77777777" w:rsidR="006854A4" w:rsidRDefault="006854A4" w:rsidP="003A6B43"/>
                      </w:txbxContent>
                    </v:textbox>
                  </v:rect>
                  <v:rect id="Rectangle 645180660" o:spid="_x0000_s1029" style="position:absolute;width:2286;height:878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" fillcolor="#e97132 [3205]" stroked="f">
                    <v:textbox inset="2.53958mm,2.53958mm,2.53958mm,2.53958mm">
                      <w:txbxContent>
                        <w:p w14:paraId="79E09362" w14:textId="77777777" w:rsidR="006854A4" w:rsidRDefault="006854A4" w:rsidP="003A6B43"/>
                      </w:txbxContent>
                    </v:textbox>
                  </v:rect>
                  <v:rect id="Rectangle 300658735" o:spid="_x0000_s1030" style="position:absolute;top:89154;width:2286;height:228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" fillcolor="#156082 [3204]" stroked="f">
                    <v:textbox inset="2.53958mm,2.53958mm,2.53958mm,2.53958mm">
                      <w:txbxContent>
                        <w:p w14:paraId="3938B3B1" w14:textId="77777777" w:rsidR="006854A4" w:rsidRDefault="006854A4" w:rsidP="003A6B43"/>
                      </w:txbxContent>
                    </v:textbox>
                  </v:rect>
                </v:group>
                <w10:wrap anchorx="page" anchory="margin"/>
              </v:group>
            </w:pict>
          </mc:Fallback>
        </mc:AlternateContent>
      </w:r>
    </w:p>
    <w:p w14:paraId="34C156B1" w14:textId="7EDC2876" w:rsidR="006854A4" w:rsidRPr="003A6B43" w:rsidRDefault="006854A4" w:rsidP="003A6B43">
      <w:r w:rsidRPr="003A6B43">
        <w:t>Predicting Airline Departure Delays Using Machine Learning: Supporting Airline Operational Planning</w:t>
      </w:r>
    </w:p>
    <w:p w14:paraId="18A3AA68" w14:textId="77777777" w:rsidR="006854A4" w:rsidRPr="006854A4" w:rsidRDefault="006854A4" w:rsidP="003A6B43"/>
    <w:tbl>
      <w:tblPr>
        <w:tblW w:w="9639" w:type="dxa"/>
        <w:tblBorders>
          <w:insideH w:val="nil"/>
          <w:insideV w:val="nil"/>
        </w:tblBorders>
        <w:tblLayout w:type="fixed"/>
        <w:tblLook w:val="0400" w:firstRow="0" w:lastRow="0" w:firstColumn="0" w:lastColumn="0" w:noHBand="0" w:noVBand="1"/>
      </w:tblPr>
      <w:tblGrid>
        <w:gridCol w:w="3261"/>
        <w:gridCol w:w="6378"/>
      </w:tblGrid>
      <w:tr w:rsidR="006854A4" w14:paraId="1102247B" w14:textId="77777777" w:rsidTr="00C76400">
        <w:tc>
          <w:tcPr>
            <w:tcW w:w="3261" w:type="dxa"/>
            <w:tcBorders>
              <w:top w:val="nil"/>
              <w:left w:val="nil"/>
              <w:bottom w:val="nil"/>
              <w:right w:val="nil"/>
            </w:tcBorders>
            <w:hideMark/>
          </w:tcPr>
          <w:p w14:paraId="24FFBD10" w14:textId="4BE968F6" w:rsidR="006854A4" w:rsidRPr="003A6B43" w:rsidRDefault="006854A4" w:rsidP="003A6B43">
            <w:r w:rsidRPr="003A6B43">
              <w:t>Student Full Name</w:t>
            </w:r>
            <w:r w:rsidRPr="003A6B43">
              <w:t>:</w:t>
            </w:r>
            <w:ins w:id="0" w:author="Ana Claudia de Proenca" w:date="2026-10-09T16:51:00Z" w16du:dateUtc="2026-10-09T15:51:00Z">
              <w:r w:rsidRPr="003A6B43">
                <w:t xml:space="preserve"> </w:t>
              </w:r>
            </w:ins>
          </w:p>
        </w:tc>
        <w:tc>
          <w:tcPr>
            <w:tcW w:w="6378" w:type="dxa"/>
            <w:tcBorders>
              <w:top w:val="nil"/>
              <w:left w:val="nil"/>
              <w:bottom w:val="nil"/>
              <w:right w:val="nil"/>
            </w:tcBorders>
          </w:tcPr>
          <w:p w14:paraId="0204E642" w14:textId="45C2D847" w:rsidR="003566E1" w:rsidRPr="003A6B43" w:rsidRDefault="006854A4" w:rsidP="003A6B43">
            <w:r w:rsidRPr="003A6B43">
              <w:t>Ana Claudia de Proenca</w:t>
            </w:r>
          </w:p>
        </w:tc>
      </w:tr>
      <w:tr w:rsidR="006854A4" w14:paraId="10EC9B0A" w14:textId="77777777" w:rsidTr="00C76400">
        <w:tc>
          <w:tcPr>
            <w:tcW w:w="3261" w:type="dxa"/>
            <w:tcBorders>
              <w:top w:val="nil"/>
              <w:left w:val="nil"/>
              <w:bottom w:val="nil"/>
              <w:right w:val="nil"/>
            </w:tcBorders>
            <w:hideMark/>
          </w:tcPr>
          <w:p w14:paraId="62234F60" w14:textId="546C941C" w:rsidR="006854A4" w:rsidRPr="003A6B43" w:rsidRDefault="006854A4" w:rsidP="003A6B43">
            <w:r w:rsidRPr="003A6B43">
              <w:t>Student Number</w:t>
            </w:r>
            <w:r w:rsidRPr="003A6B43">
              <w:t>:</w:t>
            </w:r>
          </w:p>
        </w:tc>
        <w:tc>
          <w:tcPr>
            <w:tcW w:w="6378" w:type="dxa"/>
            <w:tcBorders>
              <w:top w:val="nil"/>
              <w:left w:val="nil"/>
              <w:bottom w:val="nil"/>
              <w:right w:val="nil"/>
            </w:tcBorders>
          </w:tcPr>
          <w:p w14:paraId="7FA8FC86" w14:textId="48A244E6" w:rsidR="006854A4" w:rsidRPr="003A6B43" w:rsidRDefault="006854A4" w:rsidP="003A6B43">
            <w:r w:rsidRPr="003A6B43">
              <w:t>Sba23349</w:t>
            </w:r>
          </w:p>
        </w:tc>
      </w:tr>
      <w:tr w:rsidR="006854A4" w14:paraId="61C946A0" w14:textId="77777777" w:rsidTr="003566E1">
        <w:trPr>
          <w:trHeight w:val="343"/>
        </w:trPr>
        <w:tc>
          <w:tcPr>
            <w:tcW w:w="3261" w:type="dxa"/>
            <w:tcBorders>
              <w:top w:val="nil"/>
              <w:left w:val="nil"/>
              <w:bottom w:val="nil"/>
              <w:right w:val="nil"/>
            </w:tcBorders>
            <w:hideMark/>
          </w:tcPr>
          <w:p w14:paraId="2B9254B8" w14:textId="736E7C88" w:rsidR="006854A4" w:rsidRPr="003A6B43" w:rsidRDefault="006854A4" w:rsidP="003A6B43">
            <w:r w:rsidRPr="003A6B43">
              <w:t>Module Title</w:t>
            </w:r>
            <w:r w:rsidRPr="003A6B43">
              <w:t>:</w:t>
            </w:r>
          </w:p>
        </w:tc>
        <w:tc>
          <w:tcPr>
            <w:tcW w:w="6378" w:type="dxa"/>
            <w:tcBorders>
              <w:top w:val="nil"/>
              <w:left w:val="nil"/>
              <w:bottom w:val="nil"/>
              <w:right w:val="nil"/>
            </w:tcBorders>
          </w:tcPr>
          <w:p w14:paraId="27C8EA17" w14:textId="5BAA9467" w:rsidR="006854A4" w:rsidRPr="003A6B43" w:rsidRDefault="003A6B43" w:rsidP="003A6B43">
            <w:r w:rsidRPr="003A6B43">
              <w:t>Strategic Thinking</w:t>
            </w:r>
            <w:r w:rsidRPr="003A6B43">
              <w:t xml:space="preserve"> </w:t>
            </w:r>
            <w:r>
              <w:t xml:space="preserve"> - </w:t>
            </w:r>
            <w:r w:rsidR="006854A4" w:rsidRPr="003A6B43">
              <w:t xml:space="preserve">HDSDAB Sep26 PT SB </w:t>
            </w:r>
            <w:r>
              <w:t xml:space="preserve"> </w:t>
            </w:r>
          </w:p>
        </w:tc>
      </w:tr>
      <w:tr w:rsidR="006854A4" w14:paraId="0382E7E6" w14:textId="77777777" w:rsidTr="00C76400">
        <w:tc>
          <w:tcPr>
            <w:tcW w:w="3261" w:type="dxa"/>
            <w:tcBorders>
              <w:top w:val="nil"/>
              <w:left w:val="nil"/>
              <w:bottom w:val="nil"/>
              <w:right w:val="nil"/>
            </w:tcBorders>
            <w:hideMark/>
          </w:tcPr>
          <w:p w14:paraId="024D2E1A" w14:textId="2BEE866A" w:rsidR="006854A4" w:rsidRPr="003A6B43" w:rsidRDefault="006854A4" w:rsidP="003A6B43">
            <w:r w:rsidRPr="003A6B43">
              <w:t>Assessment Title</w:t>
            </w:r>
            <w:r w:rsidRPr="003A6B43">
              <w:t>:</w:t>
            </w:r>
          </w:p>
        </w:tc>
        <w:tc>
          <w:tcPr>
            <w:tcW w:w="6378" w:type="dxa"/>
            <w:tcBorders>
              <w:top w:val="nil"/>
              <w:left w:val="nil"/>
              <w:bottom w:val="nil"/>
              <w:right w:val="nil"/>
            </w:tcBorders>
          </w:tcPr>
          <w:p w14:paraId="65EE56C0" w14:textId="4DCC5325" w:rsidR="006854A4" w:rsidRPr="003A6B43" w:rsidRDefault="006854A4" w:rsidP="003A6B43">
            <w:r w:rsidRPr="003A6B43">
              <w:t>CA 1 – Capstone Project Proposal</w:t>
            </w:r>
          </w:p>
        </w:tc>
      </w:tr>
      <w:tr w:rsidR="006854A4" w14:paraId="0DF4AB5D" w14:textId="77777777" w:rsidTr="00C76400">
        <w:tc>
          <w:tcPr>
            <w:tcW w:w="3261" w:type="dxa"/>
            <w:tcBorders>
              <w:top w:val="nil"/>
              <w:left w:val="nil"/>
              <w:bottom w:val="nil"/>
              <w:right w:val="nil"/>
            </w:tcBorders>
            <w:hideMark/>
          </w:tcPr>
          <w:p w14:paraId="3A18EBC3" w14:textId="6260A78E" w:rsidR="006854A4" w:rsidRPr="003A6B43" w:rsidRDefault="006854A4" w:rsidP="003A6B43">
            <w:r w:rsidRPr="003A6B43">
              <w:t>Lecturer/Supervisor</w:t>
            </w:r>
            <w:r w:rsidRPr="003A6B43">
              <w:t>:</w:t>
            </w:r>
          </w:p>
        </w:tc>
        <w:tc>
          <w:tcPr>
            <w:tcW w:w="6378" w:type="dxa"/>
            <w:tcBorders>
              <w:top w:val="nil"/>
              <w:left w:val="nil"/>
              <w:bottom w:val="nil"/>
              <w:right w:val="nil"/>
            </w:tcBorders>
          </w:tcPr>
          <w:p w14:paraId="691962EA" w14:textId="4814A2B3" w:rsidR="006854A4" w:rsidRPr="003A6B43" w:rsidRDefault="00706176" w:rsidP="003A6B43">
            <w:r w:rsidRPr="003A6B43">
              <w:t>Taufique Ahmed</w:t>
            </w:r>
          </w:p>
        </w:tc>
      </w:tr>
      <w:tr w:rsidR="006854A4" w14:paraId="14FB5E65" w14:textId="77777777" w:rsidTr="00C76400">
        <w:tc>
          <w:tcPr>
            <w:tcW w:w="3261" w:type="dxa"/>
            <w:tcBorders>
              <w:top w:val="nil"/>
              <w:left w:val="nil"/>
              <w:bottom w:val="nil"/>
              <w:right w:val="nil"/>
            </w:tcBorders>
            <w:hideMark/>
          </w:tcPr>
          <w:p w14:paraId="152CAC0E" w14:textId="0E092283" w:rsidR="006854A4" w:rsidRPr="003A6B43" w:rsidRDefault="006854A4" w:rsidP="003A6B43">
            <w:r w:rsidRPr="003A6B43">
              <w:t>Assessment Due Date</w:t>
            </w:r>
            <w:r w:rsidRPr="003A6B43">
              <w:t>:</w:t>
            </w:r>
          </w:p>
        </w:tc>
        <w:tc>
          <w:tcPr>
            <w:tcW w:w="6378" w:type="dxa"/>
            <w:tcBorders>
              <w:top w:val="nil"/>
              <w:left w:val="nil"/>
              <w:bottom w:val="nil"/>
              <w:right w:val="nil"/>
            </w:tcBorders>
          </w:tcPr>
          <w:p w14:paraId="6DD16422" w14:textId="1FF862F2" w:rsidR="006854A4" w:rsidRPr="003A6B43" w:rsidRDefault="006854A4" w:rsidP="003A6B43">
            <w:r w:rsidRPr="003A6B43">
              <w:t>25th October 2026</w:t>
            </w:r>
          </w:p>
        </w:tc>
      </w:tr>
      <w:tr w:rsidR="006854A4" w14:paraId="34DEB04B" w14:textId="77777777" w:rsidTr="00C76400">
        <w:tc>
          <w:tcPr>
            <w:tcW w:w="3261" w:type="dxa"/>
            <w:tcBorders>
              <w:top w:val="nil"/>
              <w:left w:val="nil"/>
              <w:bottom w:val="nil"/>
              <w:right w:val="nil"/>
            </w:tcBorders>
            <w:hideMark/>
          </w:tcPr>
          <w:p w14:paraId="485D30C6" w14:textId="57D12870" w:rsidR="006854A4" w:rsidRPr="003A6B43" w:rsidRDefault="006854A4" w:rsidP="003A6B43">
            <w:r w:rsidRPr="003A6B43">
              <w:t>Date of Submission</w:t>
            </w:r>
            <w:r w:rsidRPr="003A6B43">
              <w:t>:</w:t>
            </w:r>
          </w:p>
        </w:tc>
        <w:tc>
          <w:tcPr>
            <w:tcW w:w="6378" w:type="dxa"/>
            <w:tcBorders>
              <w:top w:val="nil"/>
              <w:left w:val="nil"/>
              <w:bottom w:val="nil"/>
              <w:right w:val="nil"/>
            </w:tcBorders>
          </w:tcPr>
          <w:p w14:paraId="3A24E7D5" w14:textId="3FD78C79" w:rsidR="006854A4" w:rsidRPr="003A6B43" w:rsidRDefault="006854A4" w:rsidP="003A6B43">
            <w:r w:rsidRPr="003A6B43">
              <w:t>25th October 2026</w:t>
            </w:r>
          </w:p>
        </w:tc>
      </w:tr>
      <w:tr w:rsidR="006854A4" w:rsidRPr="006854A4" w14:paraId="33DA021C" w14:textId="77777777" w:rsidTr="00C76400">
        <w:tc>
          <w:tcPr>
            <w:tcW w:w="3261" w:type="dxa"/>
            <w:tcBorders>
              <w:top w:val="nil"/>
              <w:left w:val="nil"/>
              <w:bottom w:val="nil"/>
              <w:right w:val="nil"/>
            </w:tcBorders>
            <w:hideMark/>
          </w:tcPr>
          <w:p w14:paraId="7AF33716" w14:textId="376DDDCA" w:rsidR="006854A4" w:rsidRPr="003A6B43" w:rsidRDefault="006854A4" w:rsidP="003A6B43">
            <w:r w:rsidRPr="003A6B43">
              <w:t>GitHub link</w:t>
            </w:r>
            <w:r w:rsidRPr="003A6B43">
              <w:t>:</w:t>
            </w:r>
            <w:r w:rsidR="00C76400" w:rsidRPr="003A6B43">
              <w:t xml:space="preserve"> </w:t>
            </w:r>
          </w:p>
        </w:tc>
        <w:tc>
          <w:tcPr>
            <w:tcW w:w="6378" w:type="dxa"/>
            <w:tcBorders>
              <w:top w:val="nil"/>
              <w:left w:val="nil"/>
              <w:bottom w:val="nil"/>
              <w:right w:val="nil"/>
            </w:tcBorders>
          </w:tcPr>
          <w:p w14:paraId="7CED3A14" w14:textId="6F665991" w:rsidR="00C76400" w:rsidRPr="003A6B43" w:rsidRDefault="003A6B43" w:rsidP="003A6B43">
            <w:r>
              <w:fldChar w:fldCharType="begin"/>
            </w:r>
            <w:r>
              <w:instrText>HYPERLINK "</w:instrText>
            </w:r>
            <w:r w:rsidRPr="003A6B43">
              <w:instrText>https://github.com/sba23349-spec/capstone_sba23349.git</w:instrText>
            </w:r>
            <w:r>
              <w:instrText>"</w:instrText>
            </w:r>
            <w:r>
              <w:fldChar w:fldCharType="separate"/>
            </w:r>
            <w:r w:rsidRPr="00F50D70">
              <w:rPr>
                <w:rStyle w:val="Hyperlink"/>
                <w:i/>
                <w:iCs/>
                <w:sz w:val="32"/>
                <w:szCs w:val="32"/>
              </w:rPr>
              <w:t>https://github.com/sba23349-spec/capstone_sba23349.git</w:t>
            </w:r>
            <w:r>
              <w:fldChar w:fldCharType="end"/>
            </w:r>
          </w:p>
        </w:tc>
      </w:tr>
    </w:tbl>
    <w:p w14:paraId="5E1E05E2" w14:textId="1B5714C8" w:rsidR="006854A4" w:rsidRDefault="006854A4" w:rsidP="003A6B43">
      <w:r>
        <w:t>Use of AI Tools</w:t>
      </w:r>
    </w:p>
    <w:p w14:paraId="40D4AABC" w14:textId="77777777" w:rsidR="006854A4" w:rsidRDefault="006854A4" w:rsidP="003A6B43">
      <w:pPr>
        <w:rPr>
          <w:highlight w:val="white"/>
        </w:rPr>
      </w:pPr>
      <w:r>
        <w:rPr>
          <w:highlight w:val="white"/>
        </w:rPr>
        <w:t>Choose the statement that fits your work and delete the other.</w:t>
      </w:r>
    </w:p>
    <w:p w14:paraId="39A6BCE6" w14:textId="77777777" w:rsidR="006854A4" w:rsidRDefault="006854A4" w:rsidP="003A6B43">
      <w:r>
        <w:t xml:space="preserve">I acknowledge the use of [enter name of the AI tool you used] for the purpose of [provide a brief explanation of how you used the tool]. </w:t>
      </w:r>
    </w:p>
    <w:p w14:paraId="0FC24C5E" w14:textId="62FAB49F" w:rsidR="006854A4" w:rsidRDefault="003A6B43" w:rsidP="003A6B43">
      <w:pPr>
        <w:sectPr w:rsidR="006854A4" w:rsidSect="006854A4">
          <w:pgSz w:w="11906" w:h="16838"/>
          <w:pgMar w:top="1440" w:right="401" w:bottom="1440" w:left="1440" w:header="708" w:footer="708" w:gutter="0"/>
          <w:pgNumType w:start="1"/>
          <w:cols w:space="720"/>
        </w:sectPr>
      </w:pPr>
      <w:r>
        <w:rPr>
          <w:noProof/>
        </w:rPr>
        <mc:AlternateContent>
          <mc:Choice Requires="wps">
            <w:drawing>
              <wp:anchor distT="0" distB="0" distL="114300" distR="114300" simplePos="0" relativeHeight="251662336" behindDoc="0" locked="0" layoutInCell="1" hidden="0" allowOverlap="1" wp14:anchorId="3C694E60" wp14:editId="102322C8">
                <wp:simplePos x="0" y="0"/>
                <wp:positionH relativeFrom="margin">
                  <wp:posOffset>6985</wp:posOffset>
                </wp:positionH>
                <wp:positionV relativeFrom="paragraph">
                  <wp:posOffset>5276215</wp:posOffset>
                </wp:positionV>
                <wp:extent cx="5800725" cy="2876550"/>
                <wp:effectExtent l="19050" t="19050" r="28575" b="19050"/>
                <wp:wrapNone/>
                <wp:docPr id="1728545882" name="Rectangle 1728545882"/>
                <wp:cNvGraphicFramePr/>
                <a:graphic xmlns:a="http://schemas.openxmlformats.org/drawingml/2006/main">
                  <a:graphicData uri="http://schemas.microsoft.com/office/word/2010/wordprocessingShape">
                    <wps:wsp>
                      <wps:cNvSpPr/>
                      <wps:spPr>
                        <a:xfrm>
                          <a:off x="0" y="0"/>
                          <a:ext cx="5800725" cy="2876550"/>
                        </a:xfrm>
                        <a:prstGeom prst="rect">
                          <a:avLst/>
                        </a:prstGeom>
                        <a:solidFill>
                          <a:schemeClr val="lt1"/>
                        </a:solidFill>
                        <a:ln w="28575" cap="flat" cmpd="sng">
                          <a:solidFill>
                            <a:schemeClr val="accent1"/>
                          </a:solidFill>
                          <a:prstDash val="solid"/>
                          <a:round/>
                          <a:headEnd type="none" w="sm" len="sm"/>
                          <a:tailEnd type="none" w="sm" len="sm"/>
                        </a:ln>
                      </wps:spPr>
                      <wps:txbx>
                        <w:txbxContent>
                          <w:p w14:paraId="253D996B" w14:textId="77777777" w:rsidR="006854A4" w:rsidRDefault="006854A4" w:rsidP="003A6B43">
                            <w:r>
                              <w:t>Declaration</w:t>
                            </w:r>
                          </w:p>
                          <w:p w14:paraId="47336A26" w14:textId="77777777" w:rsidR="006854A4" w:rsidRDefault="006854A4" w:rsidP="003A6B43">
                            <w: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1A7C0A33" w14:textId="77777777" w:rsidR="006854A4" w:rsidRDefault="006854A4" w:rsidP="003A6B43">
                            <w:r>
                              <w:t>I declare it to be my own work and that all material from third parties has been appropriately referenced.</w:t>
                            </w:r>
                          </w:p>
                          <w:p w14:paraId="23A00A90" w14:textId="77777777" w:rsidR="006854A4" w:rsidRDefault="006854A4" w:rsidP="003A6B43">
                            <w:r>
                              <w:t xml:space="preserve"> I further confirm that this work has not previously been submitted for assessment by myself or someone else in CCT College Dublin or any other higher education institution.</w:t>
                            </w:r>
                          </w:p>
                        </w:txbxContent>
                      </wps:txbx>
                      <wps:bodyPr spcFirstLastPara="1" wrap="square" lIns="91425" tIns="45700" rIns="91425" bIns="45700" anchor="t" anchorCtr="0">
                        <a:noAutofit/>
                      </wps:bodyPr>
                    </wps:wsp>
                  </a:graphicData>
                </a:graphic>
              </wp:anchor>
            </w:drawing>
          </mc:Choice>
          <mc:Fallback>
            <w:pict>
              <v:rect w14:anchorId="3C694E60" id="Rectangle 1728545882" o:spid="_x0000_s1031" style="position:absolute;left:0;text-align:left;margin-left:.55pt;margin-top:415.45pt;width:456.75pt;height:226.5pt;z-index:2516623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" fillcolor="white [3201]" strokecolor="#156082 [3204]" strokeweight="2.25pt">
                <v:stroke startarrowwidth="narrow" startarrowlength="short" endarrowwidth="narrow" endarrowlength="short" joinstyle="round"/>
                <v:textbox inset="2.53958mm,1.2694mm,2.53958mm,1.2694mm">
                  <w:txbxContent>
                    <w:p w14:paraId="253D996B" w14:textId="77777777" w:rsidR="006854A4" w:rsidRDefault="006854A4" w:rsidP="003A6B43">
                      <w:r>
                        <w:t>Declaration</w:t>
                      </w:r>
                    </w:p>
                    <w:p w14:paraId="47336A26" w14:textId="77777777" w:rsidR="006854A4" w:rsidRDefault="006854A4" w:rsidP="003A6B43">
                      <w: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1A7C0A33" w14:textId="77777777" w:rsidR="006854A4" w:rsidRDefault="006854A4" w:rsidP="003A6B43">
                      <w:r>
                        <w:t>I declare it to be my own work and that all material from third parties has been appropriately referenced.</w:t>
                      </w:r>
                    </w:p>
                    <w:p w14:paraId="23A00A90" w14:textId="77777777" w:rsidR="006854A4" w:rsidRDefault="006854A4" w:rsidP="003A6B43">
                      <w:r>
                        <w:t xml:space="preserve"> I further confirm that this work has not previously been submitted for assessment by myself or someone else in CCT College Dublin or any other higher education institution.</w:t>
                      </w:r>
                    </w:p>
                  </w:txbxContent>
                </v:textbox>
                <w10:wrap anchorx="margin"/>
              </v:rect>
            </w:pict>
          </mc:Fallback>
        </mc:AlternateContent>
      </w:r>
      <w:r w:rsidR="006854A4">
        <w:t xml:space="preserve">I have not used any AI tools or technologies in the preparation of this </w:t>
      </w:r>
      <w:proofErr w:type="spellStart"/>
      <w:r w:rsidR="006854A4">
        <w:t>assessmen</w:t>
      </w:r>
      <w:proofErr w:type="spellEnd"/>
    </w:p>
    <w:p w14:paraId="59E0CEA2" w14:textId="77777777" w:rsidR="006854A4" w:rsidRDefault="006854A4" w:rsidP="003A6B43"/>
    <w:p w14:paraId="206406F4" w14:textId="77777777" w:rsidR="006854A4" w:rsidRPr="003A6B43" w:rsidRDefault="006854A4" w:rsidP="003A6B43">
      <w:r w:rsidRPr="003A6B43">
        <w:t>Contents</w:t>
      </w:r>
    </w:p>
    <w:sdt>
      <w:sdtPr>
        <w:id w:val="-1939593324"/>
        <w:docPartObj>
          <w:docPartGallery w:val="Table of Contents"/>
          <w:docPartUnique/>
        </w:docPartObj>
      </w:sdtPr>
      <w:sdtContent>
        <w:p w14:paraId="27DB5110" w14:textId="5C6B7359" w:rsidR="003A6B43" w:rsidRPr="003A6B43" w:rsidRDefault="006854A4" w:rsidP="003A6B43">
          <w:pPr>
            <w:pStyle w:val="TOC1"/>
            <w:rPr>
              <w:rFonts w:asciiTheme="minorHAnsi" w:eastAsiaTheme="minorEastAsia" w:hAnsiTheme="minorHAnsi" w:cstheme="minorBidi"/>
              <w:noProof/>
              <w:kern w:val="2"/>
              <w:lang w:val="en-GB" w:eastAsia="en-GB"/>
              <w14:ligatures w14:val="standardContextual"/>
            </w:rPr>
          </w:pPr>
          <w:r w:rsidRPr="003A6B43">
            <w:fldChar w:fldCharType="begin"/>
          </w:r>
          <w:r w:rsidRPr="003A6B43">
            <w:instrText xml:space="preserve"> TOC \h \u \z \t "Heading 1,1,Heading 2,2,Heading 3,3,"</w:instrText>
          </w:r>
          <w:r w:rsidRPr="003A6B43">
            <w:fldChar w:fldCharType="separate"/>
          </w:r>
          <w:hyperlink w:anchor="_Toc242474426" w:history="1">
            <w:r w:rsidR="003A6B43" w:rsidRPr="003A6B43">
              <w:rPr>
                <w:rStyle w:val="Hyperlink"/>
                <w:noProof/>
                <w:color w:val="156082" w:themeColor="accent1"/>
              </w:rPr>
              <w:t>Introduction</w:t>
            </w:r>
            <w:r w:rsidR="003A6B43" w:rsidRPr="003A6B43">
              <w:rPr>
                <w:noProof/>
                <w:webHidden/>
              </w:rPr>
              <w:tab/>
            </w:r>
            <w:r w:rsidR="003A6B43" w:rsidRPr="003A6B43">
              <w:rPr>
                <w:noProof/>
                <w:webHidden/>
              </w:rPr>
              <w:fldChar w:fldCharType="begin"/>
            </w:r>
            <w:r w:rsidR="003A6B43" w:rsidRPr="003A6B43">
              <w:rPr>
                <w:noProof/>
                <w:webHidden/>
              </w:rPr>
              <w:instrText xml:space="preserve"> PAGEREF _Toc242474426 \h </w:instrText>
            </w:r>
            <w:r w:rsidR="003A6B43" w:rsidRPr="003A6B43">
              <w:rPr>
                <w:noProof/>
                <w:webHidden/>
              </w:rPr>
            </w:r>
            <w:r w:rsidR="003A6B43" w:rsidRPr="003A6B43">
              <w:rPr>
                <w:noProof/>
                <w:webHidden/>
              </w:rPr>
              <w:fldChar w:fldCharType="separate"/>
            </w:r>
            <w:r w:rsidR="003A6B43" w:rsidRPr="003A6B43">
              <w:rPr>
                <w:noProof/>
                <w:webHidden/>
              </w:rPr>
              <w:t>1</w:t>
            </w:r>
            <w:r w:rsidR="003A6B43" w:rsidRPr="003A6B43">
              <w:rPr>
                <w:noProof/>
                <w:webHidden/>
              </w:rPr>
              <w:fldChar w:fldCharType="end"/>
            </w:r>
          </w:hyperlink>
        </w:p>
        <w:p w14:paraId="23C198DF" w14:textId="09B2F0DF" w:rsidR="003A6B43" w:rsidRPr="003A6B43" w:rsidRDefault="003A6B43" w:rsidP="003A6B43">
          <w:pPr>
            <w:pStyle w:val="TOC1"/>
            <w:rPr>
              <w:rFonts w:asciiTheme="minorHAnsi" w:eastAsiaTheme="minorEastAsia" w:hAnsiTheme="minorHAnsi" w:cstheme="minorBidi"/>
              <w:noProof/>
              <w:kern w:val="2"/>
              <w:lang w:val="en-GB" w:eastAsia="en-GB"/>
              <w14:ligatures w14:val="standardContextual"/>
            </w:rPr>
          </w:pPr>
          <w:hyperlink w:anchor="_Toc242474427" w:history="1">
            <w:r w:rsidRPr="003A6B43">
              <w:rPr>
                <w:rStyle w:val="Hyperlink"/>
                <w:noProof/>
                <w:color w:val="156082" w:themeColor="accent1"/>
              </w:rPr>
              <w:t>Problem Definition</w:t>
            </w:r>
            <w:r w:rsidRPr="003A6B43">
              <w:rPr>
                <w:noProof/>
                <w:webHidden/>
              </w:rPr>
              <w:tab/>
            </w:r>
            <w:r w:rsidRPr="003A6B43">
              <w:rPr>
                <w:noProof/>
                <w:webHidden/>
              </w:rPr>
              <w:fldChar w:fldCharType="begin"/>
            </w:r>
            <w:r w:rsidRPr="003A6B43">
              <w:rPr>
                <w:noProof/>
                <w:webHidden/>
              </w:rPr>
              <w:instrText xml:space="preserve"> PAGEREF _Toc242474427 \h </w:instrText>
            </w:r>
            <w:r w:rsidRPr="003A6B43">
              <w:rPr>
                <w:noProof/>
                <w:webHidden/>
              </w:rPr>
            </w:r>
            <w:r w:rsidRPr="003A6B43">
              <w:rPr>
                <w:noProof/>
                <w:webHidden/>
              </w:rPr>
              <w:fldChar w:fldCharType="separate"/>
            </w:r>
            <w:r w:rsidRPr="003A6B43">
              <w:rPr>
                <w:noProof/>
                <w:webHidden/>
              </w:rPr>
              <w:t>1</w:t>
            </w:r>
            <w:r w:rsidRPr="003A6B43">
              <w:rPr>
                <w:noProof/>
                <w:webHidden/>
              </w:rPr>
              <w:fldChar w:fldCharType="end"/>
            </w:r>
          </w:hyperlink>
        </w:p>
        <w:p w14:paraId="5512767B" w14:textId="1F305E7C" w:rsidR="003A6B43" w:rsidRPr="003A6B43" w:rsidRDefault="003A6B43" w:rsidP="003A6B43">
          <w:pPr>
            <w:pStyle w:val="TOC1"/>
            <w:rPr>
              <w:rFonts w:asciiTheme="minorHAnsi" w:eastAsiaTheme="minorEastAsia" w:hAnsiTheme="minorHAnsi" w:cstheme="minorBidi"/>
              <w:noProof/>
              <w:kern w:val="2"/>
              <w:lang w:val="en-GB" w:eastAsia="en-GB"/>
              <w14:ligatures w14:val="standardContextual"/>
            </w:rPr>
          </w:pPr>
          <w:hyperlink w:anchor="_Toc242474428" w:history="1">
            <w:r w:rsidRPr="003A6B43">
              <w:rPr>
                <w:rStyle w:val="Hyperlink"/>
                <w:noProof/>
                <w:color w:val="156082" w:themeColor="accent1"/>
              </w:rPr>
              <w:t>Aim and Objectives</w:t>
            </w:r>
            <w:r w:rsidRPr="003A6B43">
              <w:rPr>
                <w:noProof/>
                <w:webHidden/>
              </w:rPr>
              <w:tab/>
            </w:r>
            <w:r w:rsidRPr="003A6B43">
              <w:rPr>
                <w:noProof/>
                <w:webHidden/>
              </w:rPr>
              <w:fldChar w:fldCharType="begin"/>
            </w:r>
            <w:r w:rsidRPr="003A6B43">
              <w:rPr>
                <w:noProof/>
                <w:webHidden/>
              </w:rPr>
              <w:instrText xml:space="preserve"> PAGEREF _Toc242474428 \h </w:instrText>
            </w:r>
            <w:r w:rsidRPr="003A6B43">
              <w:rPr>
                <w:noProof/>
                <w:webHidden/>
              </w:rPr>
            </w:r>
            <w:r w:rsidRPr="003A6B43">
              <w:rPr>
                <w:noProof/>
                <w:webHidden/>
              </w:rPr>
              <w:fldChar w:fldCharType="separate"/>
            </w:r>
            <w:r w:rsidRPr="003A6B43">
              <w:rPr>
                <w:noProof/>
                <w:webHidden/>
              </w:rPr>
              <w:t>1</w:t>
            </w:r>
            <w:r w:rsidRPr="003A6B43">
              <w:rPr>
                <w:noProof/>
                <w:webHidden/>
              </w:rPr>
              <w:fldChar w:fldCharType="end"/>
            </w:r>
          </w:hyperlink>
        </w:p>
        <w:p w14:paraId="405833DC" w14:textId="71EF156C" w:rsidR="003A6B43" w:rsidRPr="003A6B43" w:rsidRDefault="003A6B43" w:rsidP="003A6B43">
          <w:pPr>
            <w:pStyle w:val="TOC1"/>
            <w:rPr>
              <w:rFonts w:asciiTheme="minorHAnsi" w:eastAsiaTheme="minorEastAsia" w:hAnsiTheme="minorHAnsi" w:cstheme="minorBidi"/>
              <w:noProof/>
              <w:kern w:val="2"/>
              <w:lang w:val="en-GB" w:eastAsia="en-GB"/>
              <w14:ligatures w14:val="standardContextual"/>
            </w:rPr>
          </w:pPr>
          <w:hyperlink w:anchor="_Toc242474429" w:history="1">
            <w:r w:rsidRPr="003A6B43">
              <w:rPr>
                <w:rStyle w:val="Hyperlink"/>
                <w:noProof/>
                <w:color w:val="156082" w:themeColor="accent1"/>
              </w:rPr>
              <w:t>References</w:t>
            </w:r>
            <w:r w:rsidRPr="003A6B43">
              <w:rPr>
                <w:noProof/>
                <w:webHidden/>
              </w:rPr>
              <w:tab/>
            </w:r>
            <w:r w:rsidRPr="003A6B43">
              <w:rPr>
                <w:noProof/>
                <w:webHidden/>
              </w:rPr>
              <w:fldChar w:fldCharType="begin"/>
            </w:r>
            <w:r w:rsidRPr="003A6B43">
              <w:rPr>
                <w:noProof/>
                <w:webHidden/>
              </w:rPr>
              <w:instrText xml:space="preserve"> PAGEREF _Toc242474429 \h </w:instrText>
            </w:r>
            <w:r w:rsidRPr="003A6B43">
              <w:rPr>
                <w:noProof/>
                <w:webHidden/>
              </w:rPr>
            </w:r>
            <w:r w:rsidRPr="003A6B43">
              <w:rPr>
                <w:noProof/>
                <w:webHidden/>
              </w:rPr>
              <w:fldChar w:fldCharType="separate"/>
            </w:r>
            <w:r w:rsidRPr="003A6B43">
              <w:rPr>
                <w:noProof/>
                <w:webHidden/>
              </w:rPr>
              <w:t>3</w:t>
            </w:r>
            <w:r w:rsidRPr="003A6B43">
              <w:rPr>
                <w:noProof/>
                <w:webHidden/>
              </w:rPr>
              <w:fldChar w:fldCharType="end"/>
            </w:r>
          </w:hyperlink>
        </w:p>
        <w:p w14:paraId="12CA5D56" w14:textId="69ED6166" w:rsidR="003A6B43" w:rsidRPr="003A6B43" w:rsidRDefault="003A6B43" w:rsidP="003A6B43">
          <w:pPr>
            <w:pStyle w:val="TOC1"/>
            <w:rPr>
              <w:rFonts w:asciiTheme="minorHAnsi" w:eastAsiaTheme="minorEastAsia" w:hAnsiTheme="minorHAnsi" w:cstheme="minorBidi"/>
              <w:noProof/>
              <w:kern w:val="2"/>
              <w:lang w:val="en-GB" w:eastAsia="en-GB"/>
              <w14:ligatures w14:val="standardContextual"/>
            </w:rPr>
          </w:pPr>
          <w:hyperlink w:anchor="_Toc242474430" w:history="1">
            <w:r w:rsidRPr="003A6B43">
              <w:rPr>
                <w:rStyle w:val="Hyperlink"/>
                <w:noProof/>
                <w:color w:val="156082" w:themeColor="accent1"/>
              </w:rPr>
              <w:t>Appendix</w:t>
            </w:r>
            <w:r w:rsidRPr="003A6B43">
              <w:rPr>
                <w:noProof/>
                <w:webHidden/>
              </w:rPr>
              <w:tab/>
            </w:r>
            <w:r w:rsidRPr="003A6B43">
              <w:rPr>
                <w:noProof/>
                <w:webHidden/>
              </w:rPr>
              <w:fldChar w:fldCharType="begin"/>
            </w:r>
            <w:r w:rsidRPr="003A6B43">
              <w:rPr>
                <w:noProof/>
                <w:webHidden/>
              </w:rPr>
              <w:instrText xml:space="preserve"> PAGEREF _Toc242474430 \h </w:instrText>
            </w:r>
            <w:r w:rsidRPr="003A6B43">
              <w:rPr>
                <w:noProof/>
                <w:webHidden/>
              </w:rPr>
            </w:r>
            <w:r w:rsidRPr="003A6B43">
              <w:rPr>
                <w:noProof/>
                <w:webHidden/>
              </w:rPr>
              <w:fldChar w:fldCharType="separate"/>
            </w:r>
            <w:r w:rsidRPr="003A6B43">
              <w:rPr>
                <w:noProof/>
                <w:webHidden/>
              </w:rPr>
              <w:t>4</w:t>
            </w:r>
            <w:r w:rsidRPr="003A6B43">
              <w:rPr>
                <w:noProof/>
                <w:webHidden/>
              </w:rPr>
              <w:fldChar w:fldCharType="end"/>
            </w:r>
          </w:hyperlink>
        </w:p>
        <w:p w14:paraId="1891D10D" w14:textId="786B5A9F" w:rsidR="006854A4" w:rsidRPr="003A6B43" w:rsidRDefault="006854A4" w:rsidP="003A6B43">
          <w:r w:rsidRPr="003A6B43">
            <w:fldChar w:fldCharType="end"/>
          </w:r>
        </w:p>
      </w:sdtContent>
    </w:sdt>
    <w:p w14:paraId="2D0D9D3E" w14:textId="77777777" w:rsidR="006854A4" w:rsidRPr="003A6B43" w:rsidRDefault="006854A4" w:rsidP="003A6B43"/>
    <w:p w14:paraId="46123444" w14:textId="77777777" w:rsidR="006854A4" w:rsidRDefault="006854A4" w:rsidP="003A6B43"/>
    <w:p w14:paraId="436BEED8" w14:textId="77777777" w:rsidR="006854A4" w:rsidRDefault="006854A4" w:rsidP="003A6B43"/>
    <w:p w14:paraId="1EB69BA7" w14:textId="77777777" w:rsidR="006854A4" w:rsidRDefault="006854A4" w:rsidP="003A6B43">
      <w:pPr>
        <w:sectPr w:rsidR="006854A4" w:rsidSect="006854A4">
          <w:footerReference w:type="default" r:id="rId6"/>
          <w:pgSz w:w="11906" w:h="16838"/>
          <w:pgMar w:top="1440" w:right="1440" w:bottom="1440" w:left="1440" w:header="708" w:footer="708" w:gutter="0"/>
          <w:cols w:space="720"/>
        </w:sectPr>
      </w:pPr>
    </w:p>
    <w:p w14:paraId="5E7E1E92" w14:textId="77777777" w:rsidR="006854A4" w:rsidRDefault="006854A4" w:rsidP="003A6B43">
      <w:pPr>
        <w:pStyle w:val="Heading1"/>
      </w:pPr>
      <w:bookmarkStart w:id="1" w:name="_Toc242474426"/>
      <w:r>
        <w:lastRenderedPageBreak/>
        <w:t>Introduction</w:t>
      </w:r>
      <w:bookmarkEnd w:id="1"/>
    </w:p>
    <w:p w14:paraId="7FBDC947" w14:textId="77777777" w:rsidR="00BC20B3" w:rsidRDefault="00BC20B3" w:rsidP="00BC20B3">
      <w:r>
        <w:t>Flight delays can sometimes cause problems for airlines, airports and passengers. When flights depart later than scheduled, airlines may need to adjust their operations, which can affect other flights and make planning more difficult. For this reason, identifying flights that are more likely to be delayed could be useful for airlines, especially for operational planning.</w:t>
      </w:r>
    </w:p>
    <w:p w14:paraId="55E18AB1" w14:textId="4C2384F1" w:rsidR="00BC20B3" w:rsidRDefault="00BC20B3" w:rsidP="00BC20B3">
      <w:r>
        <w:t xml:space="preserve">This project focuses on flights departing from California airports during 2024. The data was obtained from the US Bureau of Transportation Statistics </w:t>
      </w:r>
      <w:r w:rsidR="00234758">
        <w:rPr>
          <w:color w:val="000000"/>
        </w:rPr>
        <w:t>(Bts.gov, 2018)</w:t>
      </w:r>
      <w:r w:rsidR="00234758">
        <w:rPr>
          <w:color w:val="000000"/>
        </w:rPr>
        <w:t xml:space="preserve"> </w:t>
      </w:r>
      <w:r>
        <w:t>and contains over 1.2 million flight records. Using this dataset, the project will investigate whether machine learning models can predict departure delays of 15 minutes or more based on information available before departure.</w:t>
      </w:r>
    </w:p>
    <w:p w14:paraId="170D0456" w14:textId="696C02D9" w:rsidR="00BC20B3" w:rsidRDefault="00BC20B3" w:rsidP="00BC20B3">
      <w:r>
        <w:t>The goal is to compare different machine learning models and assess whether their predictions could help airlines identify flights at higher risk of delay.</w:t>
      </w:r>
    </w:p>
    <w:p w14:paraId="3BF960D3" w14:textId="77777777" w:rsidR="00BC20B3" w:rsidRDefault="00BC20B3" w:rsidP="00BC20B3"/>
    <w:p w14:paraId="48739878" w14:textId="20C76C4E" w:rsidR="003A6B43" w:rsidRDefault="003A6B43" w:rsidP="003A6B43">
      <w:pPr>
        <w:pStyle w:val="Heading1"/>
      </w:pPr>
      <w:bookmarkStart w:id="2" w:name="_Toc242474427"/>
      <w:r>
        <w:t>Problem Definition</w:t>
      </w:r>
      <w:bookmarkEnd w:id="2"/>
    </w:p>
    <w:p w14:paraId="75DA4150" w14:textId="77777777" w:rsidR="00F95850" w:rsidRDefault="00F95850" w:rsidP="00F95850">
      <w:r>
        <w:t>Airlines need to organise their daily operations, including aircraft, staff and airport resources. Flight delays can make this more difficult, especially when several flights are delayed on the same day. Sometimes, a delay in one flight can also affect other flights, making it harder for airlines to keep their schedules.</w:t>
      </w:r>
    </w:p>
    <w:p w14:paraId="4F0DB750" w14:textId="77777777" w:rsidR="00F95850" w:rsidRDefault="00F95850" w:rsidP="00F95850">
      <w:r>
        <w:t>It is not always easy for airlines to know which flights are more likely to be delayed. If they could identify these flights earlier, they might have more time to make changes to their plans and inform passengers about possible delays.</w:t>
      </w:r>
    </w:p>
    <w:p w14:paraId="5F45EC2A" w14:textId="77777777" w:rsidR="00F95850" w:rsidRDefault="00F95850" w:rsidP="00F95850">
      <w:r>
        <w:t>This project will investigate this problem using flight data from California airports in 2024. The idea is to use information such as the airline, airport, date and scheduled departure time to see if machine learning can predict delays of 15 minutes or more.</w:t>
      </w:r>
    </w:p>
    <w:p w14:paraId="4BA216DD" w14:textId="77777777" w:rsidR="00F95850" w:rsidRDefault="00F95850" w:rsidP="00F95850">
      <w:r>
        <w:t xml:space="preserve">By comparing different machine learning models, this project will investigate how accurately flight delays can be predicted. The results could help airlines identify flights that may need more attention before departure. It could help them organise their operations better and </w:t>
      </w:r>
      <w:r>
        <w:lastRenderedPageBreak/>
        <w:t>prepare for possible problems. This may also help airlines maintain customer trust and protect their reputation, reducing the risk of losing customers and revenue.</w:t>
      </w:r>
    </w:p>
    <w:p w14:paraId="1FB8C154" w14:textId="7C0369E7" w:rsidR="003A6B43" w:rsidRDefault="00F95850" w:rsidP="00F95850">
      <w:r>
        <w:t xml:space="preserve">According to EUROCONTROL </w:t>
      </w:r>
      <w:r>
        <w:rPr>
          <w:color w:val="000000"/>
        </w:rPr>
        <w:t>(www.eurocontrol.int, n.d.)</w:t>
      </w:r>
      <w:r>
        <w:t>, delays can affect other flights when an aircraft or crew arrives late from a previous flight. The article also explains that airlines need to balance their schedules carefully, as allowing more time between flights can increase their costs.</w:t>
      </w:r>
    </w:p>
    <w:p w14:paraId="5599F797" w14:textId="77777777" w:rsidR="00F95850" w:rsidRPr="003A6B43" w:rsidRDefault="00F95850" w:rsidP="00F95850"/>
    <w:p w14:paraId="0ED58285" w14:textId="3B774C06" w:rsidR="006854A4" w:rsidRDefault="003A6B43" w:rsidP="003A6B43">
      <w:pPr>
        <w:pStyle w:val="Heading1"/>
      </w:pPr>
      <w:bookmarkStart w:id="3" w:name="_Toc242474428"/>
      <w:r>
        <w:t>Aim and Objectives</w:t>
      </w:r>
      <w:bookmarkEnd w:id="3"/>
    </w:p>
    <w:p w14:paraId="5E6C34F6" w14:textId="77777777" w:rsidR="00F95850" w:rsidRPr="00F95850" w:rsidRDefault="00F95850" w:rsidP="00F95850">
      <w:pPr>
        <w:rPr>
          <w:rFonts w:ascii="Times New Roman" w:eastAsia="Times New Roman" w:hAnsi="Times New Roman" w:cs="Times New Roman"/>
          <w:color w:val="156082" w:themeColor="accent1"/>
          <w:lang w:val="en-GB" w:eastAsia="en-GB"/>
        </w:rPr>
      </w:pPr>
      <w:r w:rsidRPr="00F95850">
        <w:rPr>
          <w:rStyle w:val="Strong"/>
          <w:color w:val="156082" w:themeColor="accent1"/>
        </w:rPr>
        <w:t>Aim</w:t>
      </w:r>
    </w:p>
    <w:p w14:paraId="7838BBCC" w14:textId="77777777" w:rsidR="00F95850" w:rsidRDefault="00F95850" w:rsidP="00F95850">
      <w:r>
        <w:t>The main goal of this project is to find out if machine learning can help predict flight delays. We will use flight data from California airports in 2024 to see if it is possible to identify flights that are more likely to depart 15 minutes or more after their scheduled time. We also want to compare different models and understand how the results could help airlines plan their daily operations.</w:t>
      </w:r>
    </w:p>
    <w:p w14:paraId="338979AC" w14:textId="77777777" w:rsidR="00F95850" w:rsidRPr="00F95850" w:rsidRDefault="00F95850" w:rsidP="00F95850">
      <w:pPr>
        <w:rPr>
          <w:color w:val="156082" w:themeColor="accent1"/>
        </w:rPr>
      </w:pPr>
      <w:r w:rsidRPr="00F95850">
        <w:rPr>
          <w:rStyle w:val="Strong"/>
          <w:color w:val="156082" w:themeColor="accent1"/>
        </w:rPr>
        <w:t>Objectives</w:t>
      </w:r>
    </w:p>
    <w:p w14:paraId="3C0D7900" w14:textId="77777777" w:rsidR="00F95850" w:rsidRDefault="00F95850" w:rsidP="00F95850">
      <w:r>
        <w:t>Explore the flight data to see if delays are more common at certain airports, with particular airlines, or at different times of the day and year.</w:t>
      </w:r>
    </w:p>
    <w:p w14:paraId="6BE7D3B5" w14:textId="77777777" w:rsidR="00F95850" w:rsidRDefault="00F95850" w:rsidP="00F95850">
      <w:r>
        <w:t>Put together the 12 monthly CSV files, check for missing or incorrect information and prepare the data for analysis.</w:t>
      </w:r>
    </w:p>
    <w:p w14:paraId="37B1B75F" w14:textId="77777777" w:rsidR="00F95850" w:rsidRDefault="00F95850" w:rsidP="00F95850">
      <w:r>
        <w:t>Train different machine learning models, such as Logistic Regression, Decision Tree and Random Forest, to predict flight delays.</w:t>
      </w:r>
    </w:p>
    <w:p w14:paraId="37D491A7" w14:textId="77777777" w:rsidR="00F95850" w:rsidRDefault="00F95850" w:rsidP="00F95850">
      <w:r>
        <w:t>Test the models using later months of 2024 and compare their results with a basic prediction method to see if machine learning performs better.</w:t>
      </w:r>
    </w:p>
    <w:p w14:paraId="70E47AD9" w14:textId="77777777" w:rsidR="00F95850" w:rsidRDefault="00F95850" w:rsidP="00F95850">
      <w:r>
        <w:t>Look at which flight details are most useful for making predictions and explain how this information might help airlines prepare for possible delays.</w:t>
      </w:r>
    </w:p>
    <w:p w14:paraId="3EAF0607" w14:textId="77777777" w:rsidR="003A6B43" w:rsidRDefault="003A6B43" w:rsidP="003A6B43"/>
    <w:p w14:paraId="42900408" w14:textId="77777777" w:rsidR="006854A4" w:rsidRDefault="006854A4" w:rsidP="003A6B43">
      <w:pPr>
        <w:pStyle w:val="Heading1"/>
      </w:pPr>
      <w:bookmarkStart w:id="4" w:name="_Toc242474429"/>
      <w:r>
        <w:lastRenderedPageBreak/>
        <w:t>References</w:t>
      </w:r>
      <w:bookmarkEnd w:id="4"/>
    </w:p>
    <w:p w14:paraId="23864439" w14:textId="68B7542D" w:rsidR="00BC20B3" w:rsidRDefault="00BC20B3" w:rsidP="00BC20B3">
      <w:pPr>
        <w:rPr>
          <w:lang w:val="en-GB" w:eastAsia="en-GB"/>
        </w:rPr>
      </w:pPr>
      <w:r w:rsidRPr="00BC20B3">
        <w:rPr>
          <w:lang w:val="en-GB" w:eastAsia="en-GB"/>
        </w:rPr>
        <w:t>Bts.gov. (2018). </w:t>
      </w:r>
      <w:r w:rsidRPr="00BC20B3">
        <w:rPr>
          <w:i/>
          <w:iCs/>
          <w:lang w:val="en-GB" w:eastAsia="en-GB"/>
        </w:rPr>
        <w:t xml:space="preserve">OST_R | BTS | </w:t>
      </w:r>
      <w:proofErr w:type="spellStart"/>
      <w:r w:rsidRPr="00BC20B3">
        <w:rPr>
          <w:i/>
          <w:iCs/>
          <w:lang w:val="en-GB" w:eastAsia="en-GB"/>
        </w:rPr>
        <w:t>Transtats</w:t>
      </w:r>
      <w:proofErr w:type="spellEnd"/>
      <w:r w:rsidRPr="00BC20B3">
        <w:rPr>
          <w:lang w:val="en-GB" w:eastAsia="en-GB"/>
        </w:rPr>
        <w:t xml:space="preserve">. [online] Available at: https://www.transtats.bts.gov [Accessed </w:t>
      </w:r>
      <w:r>
        <w:rPr>
          <w:lang w:val="en-GB" w:eastAsia="en-GB"/>
        </w:rPr>
        <w:t xml:space="preserve">05 </w:t>
      </w:r>
      <w:r w:rsidRPr="00BC20B3">
        <w:rPr>
          <w:lang w:val="en-GB" w:eastAsia="en-GB"/>
        </w:rPr>
        <w:t>Oct. 2026].</w:t>
      </w:r>
    </w:p>
    <w:p w14:paraId="6166B956" w14:textId="77777777" w:rsidR="00234758" w:rsidRDefault="00234758" w:rsidP="00234758">
      <w:pPr>
        <w:rPr>
          <w:rFonts w:eastAsia="Times New Roman"/>
          <w:lang w:val="en-GB" w:eastAsia="en-GB"/>
        </w:rPr>
      </w:pPr>
      <w:r>
        <w:t>www.eurocontrol.int. (n.d.).</w:t>
      </w:r>
      <w:r>
        <w:rPr>
          <w:rStyle w:val="apple-converted-space"/>
          <w:color w:val="000000"/>
        </w:rPr>
        <w:t> </w:t>
      </w:r>
      <w:r>
        <w:rPr>
          <w:i/>
          <w:iCs/>
        </w:rPr>
        <w:t>Delays – three questions and many answers</w:t>
      </w:r>
      <w:r>
        <w:t>. [online] Available at: https://www.eurocontrol.int/news/delays-three-questions-and-many-answers [Accessed 9 Oct. 2026].</w:t>
      </w:r>
    </w:p>
    <w:p w14:paraId="5B1FA1BC" w14:textId="77777777" w:rsidR="00BC20B3" w:rsidRDefault="00BC20B3" w:rsidP="00BC20B3">
      <w:pPr>
        <w:rPr>
          <w:lang w:val="en-GB" w:eastAsia="en-GB"/>
        </w:rPr>
      </w:pPr>
    </w:p>
    <w:p w14:paraId="1610D60F" w14:textId="77777777" w:rsidR="00BC20B3" w:rsidRPr="00BC20B3" w:rsidRDefault="00BC20B3" w:rsidP="00BC20B3">
      <w:pPr>
        <w:rPr>
          <w:lang w:val="en-GB" w:eastAsia="en-GB"/>
        </w:rPr>
      </w:pPr>
    </w:p>
    <w:p w14:paraId="29F787DD" w14:textId="77777777" w:rsidR="006854A4" w:rsidRDefault="006854A4" w:rsidP="003A6B43"/>
    <w:p w14:paraId="38D7F174" w14:textId="77777777" w:rsidR="006854A4" w:rsidRDefault="006854A4" w:rsidP="003A6B43"/>
    <w:p w14:paraId="4F56BA98" w14:textId="77777777" w:rsidR="006854A4" w:rsidRDefault="006854A4" w:rsidP="003A6B43"/>
    <w:p w14:paraId="4D412FAF" w14:textId="77777777" w:rsidR="006854A4" w:rsidRDefault="006854A4" w:rsidP="003A6B43"/>
    <w:p w14:paraId="58CF3DF1" w14:textId="77777777" w:rsidR="006854A4" w:rsidRDefault="006854A4" w:rsidP="003A6B43"/>
    <w:p w14:paraId="21881993" w14:textId="77777777" w:rsidR="006854A4" w:rsidRDefault="006854A4" w:rsidP="003A6B43"/>
    <w:p w14:paraId="7D49D9C4" w14:textId="77777777" w:rsidR="006854A4" w:rsidRDefault="006854A4" w:rsidP="003A6B43"/>
    <w:p w14:paraId="15342B58" w14:textId="77777777" w:rsidR="006854A4" w:rsidRDefault="006854A4" w:rsidP="003A6B43"/>
    <w:p w14:paraId="0D6F7B41" w14:textId="77777777" w:rsidR="006854A4" w:rsidRDefault="006854A4" w:rsidP="003A6B43"/>
    <w:p w14:paraId="08D82D81" w14:textId="77777777" w:rsidR="006854A4" w:rsidRDefault="006854A4" w:rsidP="003A6B43"/>
    <w:p w14:paraId="68566CE0" w14:textId="77777777" w:rsidR="006854A4" w:rsidRDefault="006854A4" w:rsidP="003A6B43"/>
    <w:p w14:paraId="569BC45C" w14:textId="77777777" w:rsidR="006854A4" w:rsidRDefault="006854A4" w:rsidP="003A6B43"/>
    <w:p w14:paraId="30C8E859" w14:textId="77777777" w:rsidR="006854A4" w:rsidRDefault="006854A4" w:rsidP="003A6B43"/>
    <w:p w14:paraId="26865987" w14:textId="77777777" w:rsidR="006854A4" w:rsidRDefault="006854A4" w:rsidP="003A6B43"/>
    <w:p w14:paraId="0B25568E" w14:textId="77777777" w:rsidR="006854A4" w:rsidRDefault="006854A4" w:rsidP="003A6B43"/>
    <w:p w14:paraId="32763624" w14:textId="77777777" w:rsidR="006854A4" w:rsidRDefault="006854A4" w:rsidP="003A6B43"/>
    <w:p w14:paraId="7C07D186" w14:textId="77777777" w:rsidR="006854A4" w:rsidRDefault="006854A4" w:rsidP="003A6B43"/>
    <w:p w14:paraId="52FE08B3" w14:textId="77777777" w:rsidR="006854A4" w:rsidRDefault="006854A4" w:rsidP="003A6B43"/>
    <w:p w14:paraId="76A0A127" w14:textId="77777777" w:rsidR="006854A4" w:rsidRDefault="006854A4" w:rsidP="003A6B43"/>
    <w:p w14:paraId="0B53451D" w14:textId="77777777" w:rsidR="006854A4" w:rsidRDefault="006854A4" w:rsidP="003A6B43"/>
    <w:p w14:paraId="553DE47E" w14:textId="77777777" w:rsidR="006854A4" w:rsidRDefault="006854A4" w:rsidP="003A6B43"/>
    <w:p w14:paraId="4273A27F" w14:textId="77777777" w:rsidR="006854A4" w:rsidRDefault="006854A4" w:rsidP="003A6B43">
      <w:pPr>
        <w:pStyle w:val="Heading1"/>
      </w:pPr>
      <w:bookmarkStart w:id="5" w:name="_heading=h.kfkjs3rwl2c1" w:colFirst="0" w:colLast="0"/>
      <w:bookmarkStart w:id="6" w:name="_Toc242474430"/>
      <w:bookmarkEnd w:id="5"/>
      <w:r>
        <w:t>Appendix</w:t>
      </w:r>
      <w:bookmarkEnd w:id="6"/>
    </w:p>
    <w:p w14:paraId="692DAB1D" w14:textId="77777777" w:rsidR="006854A4" w:rsidRDefault="006854A4" w:rsidP="003A6B43"/>
    <w:p w14:paraId="180A7498" w14:textId="77777777" w:rsidR="006854A4" w:rsidRDefault="006854A4" w:rsidP="003A6B43"/>
    <w:p w14:paraId="6427A4C3" w14:textId="77777777" w:rsidR="006854A4" w:rsidRDefault="006854A4" w:rsidP="003A6B43">
      <w:r>
        <w:t xml:space="preserve">If you have used AI tools in your work, you must include screenshots of your requests in the appendix. </w:t>
      </w:r>
    </w:p>
    <w:p w14:paraId="5FE8B9DC" w14:textId="77777777" w:rsidR="006854A4" w:rsidRDefault="006854A4" w:rsidP="003A6B43">
      <w:r>
        <w:t>The appendix serves as a repository for additional or supplementary information that is deemed too extensive or detailed for integration into the main body of the text. This supplementary content can encompass data tables, charts, graphs, questionnaires, or any other supporting materials that contribute to a comprehensive understanding of the research.</w:t>
      </w:r>
    </w:p>
    <w:p w14:paraId="7E2F11C6" w14:textId="77777777" w:rsidR="006854A4" w:rsidRDefault="006854A4" w:rsidP="003A6B43">
      <w:r>
        <w:t>If you haven't used AI tools and there's no need for supplementary data, you can remove the appendix section entirely.</w:t>
      </w:r>
    </w:p>
    <w:p w14:paraId="6EC9C580" w14:textId="77777777" w:rsidR="006854A4" w:rsidRDefault="006854A4" w:rsidP="003A6B43"/>
    <w:p w14:paraId="4DAAA0FB" w14:textId="77777777" w:rsidR="006854A4" w:rsidRDefault="006854A4" w:rsidP="003A6B43"/>
    <w:p w14:paraId="049685AB" w14:textId="77777777" w:rsidR="006854A4" w:rsidRDefault="006854A4" w:rsidP="003A6B43"/>
    <w:sectPr w:rsidR="006854A4" w:rsidSect="006854A4">
      <w:footerReference w:type="default" r:id="rId7"/>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E8414B" w14:textId="77777777" w:rsidR="006854A4" w:rsidRDefault="006854A4" w:rsidP="003A6B43"/>
  <w:p w14:paraId="711DAE9D" w14:textId="77777777" w:rsidR="006854A4" w:rsidRDefault="006854A4" w:rsidP="003A6B4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70FE34" w14:textId="77777777" w:rsidR="006854A4" w:rsidRDefault="006854A4" w:rsidP="003A6B43">
    <w:pPr>
      <w:rPr>
        <w:color w:val="000000"/>
      </w:rPr>
    </w:pPr>
    <w:r>
      <w:tab/>
    </w:r>
    <w:r>
      <w:tab/>
    </w:r>
    <w:r>
      <w:fldChar w:fldCharType="begin"/>
    </w:r>
    <w:r>
      <w:instrText>PAGE</w:instrText>
    </w:r>
    <w:r>
      <w:fldChar w:fldCharType="separate"/>
    </w:r>
    <w:r>
      <w:rPr>
        <w:noProof/>
      </w:rPr>
      <w:t>1</w:t>
    </w:r>
    <w: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8"/>
    <w:multiLevelType w:val="singleLevel"/>
    <w:tmpl w:val="08090001"/>
    <w:lvl w:ilvl="0">
      <w:start w:val="1"/>
      <w:numFmt w:val="bullet"/>
      <w:lvlText w:val=""/>
      <w:lvlJc w:val="left"/>
      <w:pPr>
        <w:ind w:left="720" w:hanging="360"/>
      </w:pPr>
      <w:rPr>
        <w:rFonts w:ascii="Symbol" w:hAnsi="Symbol" w:hint="default"/>
      </w:rPr>
    </w:lvl>
  </w:abstractNum>
  <w:abstractNum w:abstractNumId="1" w15:restartNumberingAfterBreak="0">
    <w:nsid w:val="020A7761"/>
    <w:multiLevelType w:val="multilevel"/>
    <w:tmpl w:val="32F42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C7BB4"/>
    <w:multiLevelType w:val="hybridMultilevel"/>
    <w:tmpl w:val="1A0CB90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14554198"/>
    <w:multiLevelType w:val="hybridMultilevel"/>
    <w:tmpl w:val="9D487BE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1B107B77"/>
    <w:multiLevelType w:val="multilevel"/>
    <w:tmpl w:val="CDD2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F83AEC"/>
    <w:multiLevelType w:val="multilevel"/>
    <w:tmpl w:val="5BC86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5573C9"/>
    <w:multiLevelType w:val="multilevel"/>
    <w:tmpl w:val="57D27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BC2C08"/>
    <w:multiLevelType w:val="multilevel"/>
    <w:tmpl w:val="D76A7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A490A53"/>
    <w:multiLevelType w:val="multilevel"/>
    <w:tmpl w:val="9EA2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3073450">
    <w:abstractNumId w:val="3"/>
  </w:num>
  <w:num w:numId="2" w16cid:durableId="800072569">
    <w:abstractNumId w:val="2"/>
  </w:num>
  <w:num w:numId="3" w16cid:durableId="728696014">
    <w:abstractNumId w:val="6"/>
  </w:num>
  <w:num w:numId="4" w16cid:durableId="1057824889">
    <w:abstractNumId w:val="1"/>
  </w:num>
  <w:num w:numId="5" w16cid:durableId="716047706">
    <w:abstractNumId w:val="8"/>
  </w:num>
  <w:num w:numId="6" w16cid:durableId="720325003">
    <w:abstractNumId w:val="4"/>
  </w:num>
  <w:num w:numId="7" w16cid:durableId="1070924220">
    <w:abstractNumId w:val="0"/>
  </w:num>
  <w:num w:numId="8" w16cid:durableId="862015106">
    <w:abstractNumId w:val="5"/>
  </w:num>
  <w:num w:numId="9" w16cid:durableId="52000010">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na Claudia de Proenca">
    <w15:presenceInfo w15:providerId="AD" w15:userId="S::sba23349@student.cct.ie::c805d73f-d040-41a9-b417-0fcd15519920"/>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4A4"/>
    <w:rsid w:val="00234758"/>
    <w:rsid w:val="003566E1"/>
    <w:rsid w:val="003A6B43"/>
    <w:rsid w:val="006854A4"/>
    <w:rsid w:val="00706176"/>
    <w:rsid w:val="00AC55E8"/>
    <w:rsid w:val="00BC20B3"/>
    <w:rsid w:val="00C76400"/>
    <w:rsid w:val="00CD2421"/>
    <w:rsid w:val="00E547D3"/>
    <w:rsid w:val="00F21CEA"/>
    <w:rsid w:val="00F958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92760"/>
  <w15:chartTrackingRefBased/>
  <w15:docId w15:val="{8C112802-457C-0747-B783-C340D504C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6B43"/>
    <w:pPr>
      <w:spacing w:line="360" w:lineRule="auto"/>
      <w:jc w:val="both"/>
    </w:pPr>
    <w:rPr>
      <w:rFonts w:ascii="Calibri" w:eastAsia="Calibri" w:hAnsi="Calibri" w:cs="Calibri"/>
      <w:kern w:val="0"/>
      <w:lang w:val="en-IE" w:eastAsia="en-IE"/>
      <w14:ligatures w14:val="none"/>
    </w:rPr>
  </w:style>
  <w:style w:type="paragraph" w:styleId="Heading1">
    <w:name w:val="heading 1"/>
    <w:basedOn w:val="Normal"/>
    <w:next w:val="Normal"/>
    <w:link w:val="Heading1Char"/>
    <w:uiPriority w:val="9"/>
    <w:qFormat/>
    <w:rsid w:val="003A6B43"/>
    <w:pPr>
      <w:keepNext/>
      <w:keepLines/>
      <w:spacing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A6B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A6B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54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54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54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4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4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4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B43"/>
    <w:rPr>
      <w:rFonts w:asciiTheme="majorHAnsi" w:eastAsiaTheme="majorEastAsia" w:hAnsiTheme="majorHAnsi" w:cstheme="majorBidi"/>
      <w:color w:val="0F4761" w:themeColor="accent1" w:themeShade="BF"/>
      <w:kern w:val="0"/>
      <w:sz w:val="40"/>
      <w:szCs w:val="40"/>
      <w:lang w:val="en-IE" w:eastAsia="en-IE"/>
      <w14:ligatures w14:val="none"/>
    </w:rPr>
  </w:style>
  <w:style w:type="character" w:customStyle="1" w:styleId="Heading2Char">
    <w:name w:val="Heading 2 Char"/>
    <w:basedOn w:val="DefaultParagraphFont"/>
    <w:link w:val="Heading2"/>
    <w:uiPriority w:val="9"/>
    <w:rsid w:val="003A6B43"/>
    <w:rPr>
      <w:rFonts w:asciiTheme="majorHAnsi" w:eastAsiaTheme="majorEastAsia" w:hAnsiTheme="majorHAnsi" w:cstheme="majorBidi"/>
      <w:color w:val="0F4761" w:themeColor="accent1" w:themeShade="BF"/>
      <w:kern w:val="0"/>
      <w:sz w:val="32"/>
      <w:szCs w:val="32"/>
      <w:lang w:val="en-IE" w:eastAsia="en-IE"/>
      <w14:ligatures w14:val="none"/>
    </w:rPr>
  </w:style>
  <w:style w:type="character" w:customStyle="1" w:styleId="Heading3Char">
    <w:name w:val="Heading 3 Char"/>
    <w:basedOn w:val="DefaultParagraphFont"/>
    <w:link w:val="Heading3"/>
    <w:uiPriority w:val="9"/>
    <w:rsid w:val="003A6B43"/>
    <w:rPr>
      <w:rFonts w:ascii="Calibri" w:eastAsiaTheme="majorEastAsia" w:hAnsi="Calibri" w:cstheme="majorBidi"/>
      <w:color w:val="0F4761" w:themeColor="accent1" w:themeShade="BF"/>
      <w:kern w:val="0"/>
      <w:sz w:val="28"/>
      <w:szCs w:val="28"/>
      <w:lang w:val="en-IE" w:eastAsia="en-IE"/>
      <w14:ligatures w14:val="none"/>
    </w:rPr>
  </w:style>
  <w:style w:type="character" w:customStyle="1" w:styleId="Heading4Char">
    <w:name w:val="Heading 4 Char"/>
    <w:basedOn w:val="DefaultParagraphFont"/>
    <w:link w:val="Heading4"/>
    <w:uiPriority w:val="9"/>
    <w:semiHidden/>
    <w:rsid w:val="006854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54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54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4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4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4A4"/>
    <w:rPr>
      <w:rFonts w:eastAsiaTheme="majorEastAsia" w:cstheme="majorBidi"/>
      <w:color w:val="272727" w:themeColor="text1" w:themeTint="D8"/>
    </w:rPr>
  </w:style>
  <w:style w:type="paragraph" w:styleId="Title">
    <w:name w:val="Title"/>
    <w:basedOn w:val="Normal"/>
    <w:next w:val="Normal"/>
    <w:link w:val="TitleChar"/>
    <w:uiPriority w:val="10"/>
    <w:qFormat/>
    <w:rsid w:val="006854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4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4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4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4A4"/>
    <w:pPr>
      <w:spacing w:before="160"/>
      <w:jc w:val="center"/>
    </w:pPr>
    <w:rPr>
      <w:i/>
      <w:iCs/>
      <w:color w:val="404040" w:themeColor="text1" w:themeTint="BF"/>
    </w:rPr>
  </w:style>
  <w:style w:type="character" w:customStyle="1" w:styleId="QuoteChar">
    <w:name w:val="Quote Char"/>
    <w:basedOn w:val="DefaultParagraphFont"/>
    <w:link w:val="Quote"/>
    <w:uiPriority w:val="29"/>
    <w:rsid w:val="006854A4"/>
    <w:rPr>
      <w:i/>
      <w:iCs/>
      <w:color w:val="404040" w:themeColor="text1" w:themeTint="BF"/>
    </w:rPr>
  </w:style>
  <w:style w:type="paragraph" w:styleId="ListParagraph">
    <w:name w:val="List Paragraph"/>
    <w:basedOn w:val="Normal"/>
    <w:uiPriority w:val="34"/>
    <w:qFormat/>
    <w:rsid w:val="006854A4"/>
    <w:pPr>
      <w:ind w:left="720"/>
      <w:contextualSpacing/>
    </w:pPr>
  </w:style>
  <w:style w:type="character" w:styleId="IntenseEmphasis">
    <w:name w:val="Intense Emphasis"/>
    <w:basedOn w:val="DefaultParagraphFont"/>
    <w:uiPriority w:val="21"/>
    <w:qFormat/>
    <w:rsid w:val="006854A4"/>
    <w:rPr>
      <w:i/>
      <w:iCs/>
      <w:color w:val="0F4761" w:themeColor="accent1" w:themeShade="BF"/>
    </w:rPr>
  </w:style>
  <w:style w:type="paragraph" w:styleId="IntenseQuote">
    <w:name w:val="Intense Quote"/>
    <w:basedOn w:val="Normal"/>
    <w:next w:val="Normal"/>
    <w:link w:val="IntenseQuoteChar"/>
    <w:uiPriority w:val="30"/>
    <w:qFormat/>
    <w:rsid w:val="006854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54A4"/>
    <w:rPr>
      <w:i/>
      <w:iCs/>
      <w:color w:val="0F4761" w:themeColor="accent1" w:themeShade="BF"/>
    </w:rPr>
  </w:style>
  <w:style w:type="character" w:styleId="IntenseReference">
    <w:name w:val="Intense Reference"/>
    <w:basedOn w:val="DefaultParagraphFont"/>
    <w:uiPriority w:val="32"/>
    <w:qFormat/>
    <w:rsid w:val="006854A4"/>
    <w:rPr>
      <w:b/>
      <w:bCs/>
      <w:smallCaps/>
      <w:color w:val="0F4761" w:themeColor="accent1" w:themeShade="BF"/>
      <w:spacing w:val="5"/>
    </w:rPr>
  </w:style>
  <w:style w:type="character" w:styleId="Hyperlink">
    <w:name w:val="Hyperlink"/>
    <w:basedOn w:val="DefaultParagraphFont"/>
    <w:uiPriority w:val="99"/>
    <w:unhideWhenUsed/>
    <w:rsid w:val="00C76400"/>
    <w:rPr>
      <w:color w:val="467886" w:themeColor="hyperlink"/>
      <w:u w:val="single"/>
    </w:rPr>
  </w:style>
  <w:style w:type="character" w:styleId="UnresolvedMention">
    <w:name w:val="Unresolved Mention"/>
    <w:basedOn w:val="DefaultParagraphFont"/>
    <w:uiPriority w:val="99"/>
    <w:semiHidden/>
    <w:unhideWhenUsed/>
    <w:rsid w:val="00C76400"/>
    <w:rPr>
      <w:color w:val="605E5C"/>
      <w:shd w:val="clear" w:color="auto" w:fill="E1DFDD"/>
    </w:rPr>
  </w:style>
  <w:style w:type="character" w:styleId="Strong">
    <w:name w:val="Strong"/>
    <w:basedOn w:val="DefaultParagraphFont"/>
    <w:uiPriority w:val="22"/>
    <w:qFormat/>
    <w:rsid w:val="00706176"/>
    <w:rPr>
      <w:b/>
      <w:bCs/>
    </w:rPr>
  </w:style>
  <w:style w:type="paragraph" w:styleId="ListNumber">
    <w:name w:val="List Number"/>
    <w:basedOn w:val="Normal"/>
    <w:uiPriority w:val="99"/>
    <w:unhideWhenUsed/>
    <w:rsid w:val="003A6B43"/>
    <w:pPr>
      <w:spacing w:after="100" w:line="276" w:lineRule="auto"/>
      <w:contextualSpacing/>
      <w:jc w:val="left"/>
    </w:pPr>
    <w:rPr>
      <w:rFonts w:ascii="Aptos" w:eastAsiaTheme="minorEastAsia" w:hAnsi="Aptos" w:cstheme="minorBidi"/>
      <w:sz w:val="20"/>
      <w:lang w:val="en-US" w:eastAsia="en-US"/>
    </w:rPr>
  </w:style>
  <w:style w:type="paragraph" w:styleId="TOC1">
    <w:name w:val="toc 1"/>
    <w:basedOn w:val="Normal"/>
    <w:next w:val="Normal"/>
    <w:autoRedefine/>
    <w:uiPriority w:val="39"/>
    <w:unhideWhenUsed/>
    <w:rsid w:val="003A6B43"/>
    <w:pPr>
      <w:tabs>
        <w:tab w:val="right" w:leader="dot" w:pos="9016"/>
      </w:tabs>
      <w:spacing w:after="100"/>
    </w:pPr>
  </w:style>
  <w:style w:type="character" w:customStyle="1" w:styleId="apple-converted-space">
    <w:name w:val="apple-converted-space"/>
    <w:basedOn w:val="DefaultParagraphFont"/>
    <w:rsid w:val="00BC20B3"/>
  </w:style>
  <w:style w:type="paragraph" w:styleId="NormalWeb">
    <w:name w:val="Normal (Web)"/>
    <w:basedOn w:val="Normal"/>
    <w:uiPriority w:val="99"/>
    <w:semiHidden/>
    <w:unhideWhenUsed/>
    <w:rsid w:val="00234758"/>
    <w:pPr>
      <w:spacing w:before="100" w:beforeAutospacing="1" w:after="100" w:afterAutospacing="1" w:line="240" w:lineRule="auto"/>
      <w:jc w:val="left"/>
    </w:pPr>
    <w:rPr>
      <w:rFonts w:ascii="Times New Roman" w:eastAsia="Times New Roman" w:hAnsi="Times New Roman" w:cs="Times New Roman"/>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6</Pages>
  <Words>878</Words>
  <Characters>5006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Claudia de Proenca</dc:creator>
  <cp:keywords/>
  <dc:description/>
  <cp:lastModifiedBy>Ana Claudia de Proenca</cp:lastModifiedBy>
  <cp:revision>5</cp:revision>
  <dcterms:created xsi:type="dcterms:W3CDTF">2026-10-09T15:57:00Z</dcterms:created>
  <dcterms:modified xsi:type="dcterms:W3CDTF">2026-10-10T17:13:00Z</dcterms:modified>
</cp:coreProperties>
</file>